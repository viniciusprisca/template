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12EC6" w14:textId="77777777" w:rsidR="009718DE" w:rsidRPr="00D43589" w:rsidRDefault="00622EE0" w:rsidP="001E29A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  <w:rPrChange w:id="0" w:author="Isabella" w:date="2026-10-06T20:20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  <w:r w:rsidRPr="00D43589">
        <w:rPr>
          <w:rFonts w:ascii="Times New Roman" w:hAnsi="Times New Roman"/>
          <w:b/>
          <w:color w:val="000000" w:themeColor="text1"/>
          <w:sz w:val="28"/>
          <w:rPrChange w:id="1" w:author="Isabella" w:date="2026-10-06T20:20:00Z">
            <w:rPr>
              <w:rFonts w:ascii="Times New Roman" w:hAnsi="Times New Roman"/>
              <w:b/>
              <w:color w:val="1F4E79"/>
              <w:sz w:val="28"/>
            </w:rPr>
          </w:rPrChange>
        </w:rPr>
        <w:t>[COLE AQUI O TÍTULO FINAL DO TRABALHO]</w:t>
      </w:r>
    </w:p>
    <w:p w14:paraId="434C6D26" w14:textId="77777777" w:rsidR="00A866D7" w:rsidRPr="00D43589" w:rsidRDefault="00A866D7" w:rsidP="0030327C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8"/>
          <w:szCs w:val="24"/>
          <w:rPrChange w:id="2" w:author="Isabella" w:date="2026-10-06T20:20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  <w:commentRangeStart w:id="3"/>
    </w:p>
    <w:p w14:paraId="66041129" w14:textId="0F9218D9" w:rsidR="0072291A" w:rsidRPr="00D43589" w:rsidRDefault="006D5DF8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4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ins w:id="5" w:author="Isabella" w:date="2026-10-06T19:05:00Z">
        <w:r w:rsidRPr="00D43589">
          <w:rPr>
            <w:rFonts w:ascii="Times New Roman" w:hAnsi="Times New Roman" w:cs="Times New Roman"/>
            <w:color w:val="000000" w:themeColor="text1"/>
            <w:sz w:val="24"/>
            <w:szCs w:val="24"/>
            <w:rPrChange w:id="6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ISABELLA LUIZA DOS SANTOS SOUZA, E</w:t>
        </w:r>
      </w:ins>
      <w:ins w:id="7" w:author="Isabella" w:date="2026-10-06T19:11:00Z">
        <w:r w:rsidRPr="00D43589">
          <w:rPr>
            <w:rFonts w:ascii="Times New Roman" w:hAnsi="Times New Roman" w:cs="Times New Roman"/>
            <w:color w:val="000000" w:themeColor="text1"/>
            <w:sz w:val="24"/>
            <w:szCs w:val="24"/>
            <w:rPrChange w:id="8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SPECIALISTA.</w:t>
        </w:r>
      </w:ins>
      <w:del w:id="9" w:author="Isabella" w:date="2026-10-06T19:05:00Z">
        <w:r w:rsidR="0072291A" w:rsidRPr="00D43589" w:rsidDel="006D5DF8">
          <w:rPr>
            <w:rFonts w:ascii="Times New Roman" w:hAnsi="Times New Roman" w:cs="Times New Roman"/>
            <w:color w:val="000000" w:themeColor="text1"/>
            <w:sz w:val="24"/>
            <w:szCs w:val="24"/>
            <w:rPrChange w:id="10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ORIENTADOR E TITULAÇÃO]</w:delText>
        </w:r>
      </w:del>
      <w:r w:rsidR="0072291A"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11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1"/>
      </w:r>
    </w:p>
    <w:p w14:paraId="4513413D" w14:textId="01C034AB" w:rsidR="00FC70D8" w:rsidRPr="00D43589" w:rsidRDefault="00595417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38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 w:cs="Times New Roman"/>
          <w:color w:val="000000" w:themeColor="text1"/>
          <w:sz w:val="24"/>
          <w:szCs w:val="24"/>
          <w:rPrChange w:id="39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[</w:t>
      </w:r>
      <w:ins w:id="40" w:author="VINICIUS" w:date="2026-10-14T20:43:00Z">
        <w:r w:rsidR="00BF70D9">
          <w:rPr>
            <w:rFonts w:ascii="Times New Roman" w:hAnsi="Times New Roman" w:cs="Times New Roman"/>
            <w:color w:val="000000" w:themeColor="text1"/>
            <w:sz w:val="24"/>
            <w:szCs w:val="24"/>
          </w:rPr>
          <w:t>Vinicius Prisca de Paula</w:t>
        </w:r>
      </w:ins>
      <w:del w:id="41" w:author="VINICIUS" w:date="2026-10-14T20:43:00Z">
        <w:r w:rsidRPr="00D43589" w:rsidDel="00BF70D9">
          <w:rPr>
            <w:rFonts w:ascii="Times New Roman" w:hAnsi="Times New Roman" w:cs="Times New Roman"/>
            <w:color w:val="000000" w:themeColor="text1"/>
            <w:sz w:val="24"/>
            <w:szCs w:val="24"/>
            <w:rPrChange w:id="42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 xml:space="preserve">NOME COMPLETO DO ALUNO </w:delText>
        </w:r>
      </w:del>
      <w:del w:id="43" w:author="VINICIUS" w:date="2026-10-14T20:44:00Z">
        <w:r w:rsidRPr="00D43589" w:rsidDel="00BF70D9">
          <w:rPr>
            <w:rFonts w:ascii="Times New Roman" w:hAnsi="Times New Roman" w:cs="Times New Roman"/>
            <w:color w:val="000000" w:themeColor="text1"/>
            <w:sz w:val="24"/>
            <w:szCs w:val="24"/>
            <w:rPrChange w:id="44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1</w:delText>
        </w:r>
      </w:del>
      <w:r w:rsidRPr="00D43589">
        <w:rPr>
          <w:rFonts w:ascii="Times New Roman" w:hAnsi="Times New Roman" w:cs="Times New Roman"/>
          <w:color w:val="000000" w:themeColor="text1"/>
          <w:sz w:val="24"/>
          <w:szCs w:val="24"/>
          <w:rPrChange w:id="45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]</w:t>
      </w:r>
      <w:del w:id="46" w:author="VINICIUS" w:date="2026-10-14T20:44:00Z">
        <w:r w:rsidR="00FC70D8" w:rsidRPr="00D43589" w:rsidDel="00BF70D9">
          <w:rPr>
            <w:rStyle w:val="Refdenotaderodap"/>
            <w:rFonts w:ascii="Times New Roman" w:hAnsi="Times New Roman" w:cs="Times New Roman"/>
            <w:color w:val="000000" w:themeColor="text1"/>
            <w:sz w:val="24"/>
            <w:szCs w:val="24"/>
            <w:rPrChange w:id="47" w:author="Isabella" w:date="2026-10-06T20:20:00Z">
              <w:rPr>
                <w:rStyle w:val="Refdenotaderodap"/>
                <w:rFonts w:ascii="Times New Roman" w:hAnsi="Times New Roman" w:cs="Times New Roman"/>
                <w:sz w:val="24"/>
                <w:szCs w:val="24"/>
              </w:rPr>
            </w:rPrChange>
          </w:rPr>
          <w:footnoteReference w:id="2"/>
        </w:r>
      </w:del>
    </w:p>
    <w:p w14:paraId="0EBA97DB" w14:textId="3ADE6B1E" w:rsidR="00595417" w:rsidRPr="00D43589" w:rsidRDefault="00595417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54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 w:cs="Times New Roman"/>
          <w:color w:val="000000" w:themeColor="text1"/>
          <w:sz w:val="24"/>
          <w:szCs w:val="24"/>
          <w:rPrChange w:id="55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[</w:t>
      </w:r>
      <w:proofErr w:type="spellStart"/>
      <w:ins w:id="56" w:author="VINICIUS" w:date="2026-10-14T20:43:00Z">
        <w:r w:rsidR="00BF70D9">
          <w:rPr>
            <w:rFonts w:ascii="Times New Roman" w:hAnsi="Times New Roman" w:cs="Times New Roman"/>
            <w:color w:val="000000" w:themeColor="text1"/>
            <w:sz w:val="24"/>
            <w:szCs w:val="24"/>
          </w:rPr>
          <w:t>Walisson</w:t>
        </w:r>
        <w:proofErr w:type="spellEnd"/>
        <w:r w:rsidR="00BF70D9">
          <w:rPr>
            <w:rFonts w:ascii="Times New Roman" w:hAnsi="Times New Roman" w:cs="Times New Roman"/>
            <w:color w:val="000000" w:themeColor="text1"/>
            <w:sz w:val="24"/>
            <w:szCs w:val="24"/>
          </w:rPr>
          <w:t xml:space="preserve"> de Melo Teixeira </w:t>
        </w:r>
      </w:ins>
      <w:del w:id="57" w:author="VINICIUS" w:date="2026-10-14T20:43:00Z">
        <w:r w:rsidRPr="00D43589" w:rsidDel="00BF70D9">
          <w:rPr>
            <w:rFonts w:ascii="Times New Roman" w:hAnsi="Times New Roman" w:cs="Times New Roman"/>
            <w:color w:val="000000" w:themeColor="text1"/>
            <w:sz w:val="24"/>
            <w:szCs w:val="24"/>
            <w:rPrChange w:id="58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NOME COMPLETO DO ALUNO 2 OU EXCLUIR ESTA LINHA</w:delText>
        </w:r>
      </w:del>
      <w:r w:rsidRPr="00D43589">
        <w:rPr>
          <w:rFonts w:ascii="Times New Roman" w:hAnsi="Times New Roman" w:cs="Times New Roman"/>
          <w:color w:val="000000" w:themeColor="text1"/>
          <w:sz w:val="24"/>
          <w:szCs w:val="24"/>
          <w:rPrChange w:id="59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]</w:t>
      </w:r>
      <w:del w:id="60" w:author="VINICIUS" w:date="2026-10-14T20:44:00Z">
        <w:r w:rsidRPr="00D43589" w:rsidDel="00BF70D9">
          <w:rPr>
            <w:rStyle w:val="Refdenotaderodap"/>
            <w:rFonts w:ascii="Times New Roman" w:hAnsi="Times New Roman" w:cs="Times New Roman"/>
            <w:color w:val="000000" w:themeColor="text1"/>
            <w:sz w:val="24"/>
            <w:szCs w:val="24"/>
            <w:rPrChange w:id="61" w:author="Isabella" w:date="2026-10-06T20:20:00Z">
              <w:rPr>
                <w:rStyle w:val="Refdenotaderodap"/>
                <w:rFonts w:ascii="Times New Roman" w:hAnsi="Times New Roman" w:cs="Times New Roman"/>
                <w:sz w:val="24"/>
                <w:szCs w:val="24"/>
              </w:rPr>
            </w:rPrChange>
          </w:rPr>
          <w:footnoteReference w:id="3"/>
        </w:r>
      </w:del>
    </w:p>
    <w:p w14:paraId="2760661B" w14:textId="6985536D" w:rsidR="00595417" w:rsidRPr="00D43589" w:rsidRDefault="00595417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67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del w:id="68" w:author="VINICIUS" w:date="2026-10-14T20:44:00Z">
        <w:r w:rsidRPr="00D43589" w:rsidDel="00BF70D9">
          <w:rPr>
            <w:rFonts w:ascii="Times New Roman" w:hAnsi="Times New Roman" w:cs="Times New Roman"/>
            <w:color w:val="000000" w:themeColor="text1"/>
            <w:sz w:val="24"/>
            <w:szCs w:val="24"/>
            <w:rPrChange w:id="69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ALUNO 3 OU EXCLUIR ESTA LINHA]</w:delText>
        </w:r>
        <w:r w:rsidRPr="00D43589" w:rsidDel="00BF70D9">
          <w:rPr>
            <w:rStyle w:val="Refdenotaderodap"/>
            <w:rFonts w:ascii="Times New Roman" w:hAnsi="Times New Roman" w:cs="Times New Roman"/>
            <w:color w:val="000000" w:themeColor="text1"/>
            <w:sz w:val="24"/>
            <w:szCs w:val="24"/>
            <w:rPrChange w:id="70" w:author="Isabella" w:date="2026-10-06T20:20:00Z">
              <w:rPr>
                <w:rStyle w:val="Refdenotaderodap"/>
                <w:rFonts w:ascii="Times New Roman" w:hAnsi="Times New Roman" w:cs="Times New Roman"/>
                <w:sz w:val="24"/>
                <w:szCs w:val="24"/>
              </w:rPr>
            </w:rPrChange>
          </w:rPr>
          <w:footnoteReference w:id="4"/>
        </w:r>
        <w:commentRangeEnd w:id="3"/>
        <w:r w:rsidR="001736FF" w:rsidRPr="00D43589" w:rsidDel="00BF70D9">
          <w:rPr>
            <w:rStyle w:val="Refdecomentrio"/>
            <w:rFonts w:ascii="Times New Roman" w:hAnsi="Times New Roman"/>
            <w:color w:val="000000" w:themeColor="text1"/>
            <w:sz w:val="24"/>
            <w:rPrChange w:id="76" w:author="Isabella" w:date="2026-10-06T20:20:00Z">
              <w:rPr>
                <w:rStyle w:val="Refdecomentrio"/>
                <w:rFonts w:ascii="Times New Roman" w:hAnsi="Times New Roman"/>
                <w:sz w:val="24"/>
              </w:rPr>
            </w:rPrChange>
          </w:rPr>
          <w:commentReference w:id="3"/>
        </w:r>
      </w:del>
    </w:p>
    <w:p w14:paraId="3839E077" w14:textId="77777777" w:rsidR="00595417" w:rsidRPr="00D43589" w:rsidRDefault="00595417" w:rsidP="00FC70D8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77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1F651A16" w14:textId="77777777" w:rsidR="00595417" w:rsidRPr="00BF70D9" w:rsidRDefault="00595417" w:rsidP="00F670B9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rPrChange w:id="78" w:author="VINICIUS" w:date="2026-10-14T20:44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4A68434" w14:textId="77777777" w:rsidR="00F670B9" w:rsidRPr="00D43589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79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32A79F0" w14:textId="77777777" w:rsidR="00F670B9" w:rsidRPr="00D43589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80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F94A4C3" w14:textId="77777777" w:rsidR="00A866D7" w:rsidRPr="00D43589" w:rsidDel="006D5DF8" w:rsidRDefault="00A866D7" w:rsidP="00AD1B1B">
      <w:pPr>
        <w:spacing w:after="0" w:line="240" w:lineRule="auto"/>
        <w:jc w:val="both"/>
        <w:rPr>
          <w:del w:id="81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rPrChange w:id="82" w:author="Isabella" w:date="2026-10-06T20:20:00Z">
            <w:rPr>
              <w:del w:id="83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84"/>
      <w:r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85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RESUMO</w:t>
      </w:r>
      <w:commentRangeEnd w:id="84"/>
      <w:r w:rsidR="0030327C" w:rsidRPr="00D43589">
        <w:rPr>
          <w:rStyle w:val="Refdecomentrio"/>
          <w:rFonts w:ascii="Times New Roman" w:hAnsi="Times New Roman" w:cs="Times New Roman"/>
          <w:b/>
          <w:color w:val="000000" w:themeColor="text1"/>
          <w:sz w:val="24"/>
          <w:szCs w:val="24"/>
          <w:rPrChange w:id="86" w:author="Isabella" w:date="2026-10-06T20:20:00Z">
            <w:rPr>
              <w:rStyle w:val="Refdecomentrio"/>
              <w:rFonts w:ascii="Times New Roman" w:hAnsi="Times New Roman" w:cs="Times New Roman"/>
              <w:b/>
              <w:sz w:val="24"/>
              <w:szCs w:val="24"/>
            </w:rPr>
          </w:rPrChange>
        </w:rPr>
        <w:commentReference w:id="84"/>
      </w:r>
    </w:p>
    <w:p w14:paraId="548185A3" w14:textId="77777777" w:rsidR="00CF7C84" w:rsidRPr="00D43589" w:rsidDel="006D5DF8" w:rsidRDefault="00CF7C84" w:rsidP="00AD1B1B">
      <w:pPr>
        <w:spacing w:after="0" w:line="240" w:lineRule="auto"/>
        <w:jc w:val="both"/>
        <w:rPr>
          <w:del w:id="87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rPrChange w:id="88" w:author="Isabella" w:date="2026-10-06T20:20:00Z">
            <w:rPr>
              <w:del w:id="89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7F0A2EC" w14:textId="78E3ECD3" w:rsidR="00623E37" w:rsidRPr="00D43589" w:rsidDel="00DB194F" w:rsidRDefault="00AE49E2">
      <w:pPr>
        <w:spacing w:after="0" w:line="240" w:lineRule="auto"/>
        <w:jc w:val="both"/>
        <w:rPr>
          <w:del w:id="90" w:author="VINICIUS" w:date="2026-10-14T20:38:00Z"/>
          <w:rFonts w:ascii="Times New Roman" w:hAnsi="Times New Roman" w:cs="Times New Roman"/>
          <w:bCs/>
          <w:color w:val="000000" w:themeColor="text1"/>
          <w:sz w:val="24"/>
          <w:szCs w:val="24"/>
          <w:rPrChange w:id="91" w:author="Isabella" w:date="2026-10-06T20:20:00Z">
            <w:rPr>
              <w:del w:id="92" w:author="VINICIUS" w:date="2026-10-14T20:38:00Z"/>
              <w:rFonts w:ascii="Times New Roman" w:hAnsi="Times New Roman" w:cs="Times New Roman"/>
              <w:sz w:val="24"/>
              <w:szCs w:val="24"/>
            </w:rPr>
          </w:rPrChange>
        </w:rPr>
        <w:pPrChange w:id="93" w:author="Isabella" w:date="2026-10-06T19:05:00Z">
          <w:pPr>
            <w:spacing w:after="0" w:line="360" w:lineRule="auto"/>
          </w:pPr>
        </w:pPrChange>
      </w:pPr>
      <w:del w:id="94" w:author="Isabella" w:date="2026-10-06T19:05:00Z">
        <w:r w:rsidRPr="00D43589" w:rsidDel="006D5DF8">
          <w:rPr>
            <w:rFonts w:ascii="Times New Roman" w:hAnsi="Times New Roman"/>
            <w:b/>
            <w:color w:val="000000" w:themeColor="text1"/>
            <w:sz w:val="24"/>
            <w:rPrChange w:id="95" w:author="Isabella" w:date="2026-10-06T20:20:00Z">
              <w:rPr>
                <w:rFonts w:ascii="Times New Roman" w:hAnsi="Times New Roman"/>
                <w:b/>
                <w:color w:val="C00000"/>
                <w:sz w:val="24"/>
              </w:rPr>
            </w:rPrChange>
          </w:rPr>
          <w:delText xml:space="preserve">INSTRUÇÃO: </w:delText>
        </w:r>
        <w:r w:rsidRPr="00D43589" w:rsidDel="006D5DF8">
          <w:rPr>
            <w:rFonts w:ascii="Times New Roman" w:hAnsi="Times New Roman"/>
            <w:i/>
            <w:color w:val="000000" w:themeColor="text1"/>
            <w:sz w:val="24"/>
            <w:rPrChange w:id="96" w:author="Isabella" w:date="2026-10-06T20:20:00Z">
              <w:rPr>
                <w:rFonts w:ascii="Times New Roman" w:hAnsi="Times New Roman"/>
                <w:i/>
                <w:color w:val="C00000"/>
                <w:sz w:val="24"/>
              </w:rPr>
            </w:rPrChange>
          </w:rPr>
          <w:delText>gere o texto com o arquivo Markdown final. Depois, cole o bloco RESUMO COMPLETO abaixo, apague todas as marcações entre colchetes e mantenha um único parágrafo, sem tópicos ou subtítulos.</w:delText>
        </w:r>
      </w:del>
      <w:r w:rsidRPr="00D43589">
        <w:rPr>
          <w:rFonts w:ascii="Times New Roman" w:hAnsi="Times New Roman"/>
          <w:i/>
          <w:color w:val="000000" w:themeColor="text1"/>
          <w:sz w:val="24"/>
          <w:rPrChange w:id="97" w:author="Isabella" w:date="2026-10-06T20:20:00Z">
            <w:rPr>
              <w:rFonts w:ascii="Times New Roman" w:hAnsi="Times New Roman"/>
              <w:i/>
              <w:color w:val="C00000"/>
              <w:sz w:val="24"/>
            </w:rPr>
          </w:rPrChange>
        </w:rPr>
        <w:br/>
      </w:r>
      <w:r w:rsidRPr="00D43589">
        <w:rPr>
          <w:rFonts w:ascii="Times New Roman" w:hAnsi="Times New Roman"/>
          <w:i/>
          <w:color w:val="000000" w:themeColor="text1"/>
          <w:sz w:val="24"/>
          <w:rPrChange w:id="98" w:author="Isabella" w:date="2026-10-06T20:20:00Z">
            <w:rPr>
              <w:rFonts w:ascii="Times New Roman" w:hAnsi="Times New Roman"/>
              <w:i/>
              <w:color w:val="C00000"/>
              <w:sz w:val="24"/>
            </w:rPr>
          </w:rPrChange>
        </w:rPr>
        <w:br/>
      </w:r>
      <w:ins w:id="99" w:author="VINICIUS" w:date="2026-10-14T20:38:00Z">
        <w:r w:rsidR="00DB194F" w:rsidRPr="00DB194F">
          <w:rPr>
            <w:rFonts w:ascii="Times New Roman" w:hAnsi="Times New Roman"/>
            <w:bCs/>
            <w:color w:val="000000" w:themeColor="text1"/>
            <w:sz w:val="24"/>
          </w:rPr>
          <w:t>Este artigo respondeu à questão de investigação ao demonstrar que o recondicionamento de lixo eletrônico e a logística reversa atuam como soluções integradas para os problemas ambientais e sociais da contemporaneidade. Interpretando os achados, conclui-se que dar uma nova vida útil aos aparelhos diminui a poluição gerada por resíduos tóxicos e democratiza o acesso digital para quem mais precisa. Como principais avanços, destaca-se a validação científica de que a TI verde tem um forte papel humano e social; como limitações, aponta-se a dependência de fluxos esporádicos de doação. Sugere-se para investigações futuras a criação de métricas de durabilidade e o estudo de políticas públicas que incentivem cooperativas locais de reciclagem tecnológica.</w:t>
        </w:r>
        <w:r w:rsidR="00DB194F" w:rsidRPr="00DB194F" w:rsidDel="00DB194F">
          <w:rPr>
            <w:rFonts w:ascii="Times New Roman" w:hAnsi="Times New Roman"/>
            <w:bCs/>
            <w:color w:val="000000" w:themeColor="text1"/>
            <w:sz w:val="24"/>
          </w:rPr>
          <w:t xml:space="preserve"> </w:t>
        </w:r>
      </w:ins>
      <w:del w:id="100" w:author="VINICIUS" w:date="2026-10-14T20:38:00Z">
        <w:r w:rsidRPr="00D43589" w:rsidDel="00DB194F">
          <w:rPr>
            <w:rFonts w:ascii="Times New Roman" w:hAnsi="Times New Roman"/>
            <w:bCs/>
            <w:color w:val="000000" w:themeColor="text1"/>
            <w:sz w:val="24"/>
            <w:rPrChange w:id="101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[INTRODUÇÃO — COLE AQUI O TRECHO COM CONTEXTO, TEMA, PROBLEMA, JUSTIFICATIVA E OBJETIVO]</w:delText>
        </w:r>
        <w:r w:rsidRPr="00D43589" w:rsidDel="00DB194F">
          <w:rPr>
            <w:rFonts w:ascii="Times New Roman" w:hAnsi="Times New Roman"/>
            <w:bCs/>
            <w:color w:val="000000" w:themeColor="text1"/>
            <w:sz w:val="24"/>
            <w:rPrChange w:id="102" w:author="Isabella" w:date="2026-10-06T20:20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  <w:r w:rsidRPr="00D43589" w:rsidDel="00DB194F">
          <w:rPr>
            <w:rFonts w:ascii="Times New Roman" w:hAnsi="Times New Roman"/>
            <w:bCs/>
            <w:color w:val="000000" w:themeColor="text1"/>
            <w:sz w:val="24"/>
            <w:rPrChange w:id="103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[METODOLOGIA — COLE AQUI O TRECHO COM TIPO DE REVISÃO, BASES, RECORTE, CRITÉRIOS, TRIAGEM E ANÁLISE]</w:delText>
        </w:r>
        <w:r w:rsidRPr="00D43589" w:rsidDel="00DB194F">
          <w:rPr>
            <w:rFonts w:ascii="Times New Roman" w:hAnsi="Times New Roman"/>
            <w:bCs/>
            <w:color w:val="000000" w:themeColor="text1"/>
            <w:sz w:val="24"/>
            <w:rPrChange w:id="104" w:author="Isabella" w:date="2026-10-06T20:20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  <w:r w:rsidRPr="00D43589" w:rsidDel="00DB194F">
          <w:rPr>
            <w:rFonts w:ascii="Times New Roman" w:hAnsi="Times New Roman"/>
            <w:bCs/>
            <w:color w:val="000000" w:themeColor="text1"/>
            <w:sz w:val="24"/>
            <w:rPrChange w:id="105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[DESENVOLVIMENTO — COLE AQUI A SÍNTESE CRÍTICA DOS ESTUDOS, COM COMPARAÇÕES, RESULTADOS, LIMITAÇÕES E LACUNAS]</w:delText>
        </w:r>
        <w:r w:rsidRPr="00D43589" w:rsidDel="00DB194F">
          <w:rPr>
            <w:rFonts w:ascii="Times New Roman" w:hAnsi="Times New Roman"/>
            <w:bCs/>
            <w:color w:val="000000" w:themeColor="text1"/>
            <w:sz w:val="24"/>
            <w:rPrChange w:id="106" w:author="Isabella" w:date="2026-10-06T20:20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  <w:r w:rsidRPr="00D43589" w:rsidDel="00DB194F">
          <w:rPr>
            <w:rFonts w:ascii="Times New Roman" w:hAnsi="Times New Roman"/>
            <w:bCs/>
            <w:color w:val="000000" w:themeColor="text1"/>
            <w:sz w:val="24"/>
            <w:rPrChange w:id="107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[CONSIDERAÇÕES GERAIS — COLE AQUI A RESPOSTA AO PROBLEMA, O SIGNIFICADO DOS ACHADOS, AS LIMITAÇÕES E AS RECOMENDAÇÕES]</w:delText>
        </w:r>
      </w:del>
    </w:p>
    <w:p w14:paraId="35A6F002" w14:textId="77777777" w:rsidR="004708DB" w:rsidRPr="00D43589" w:rsidRDefault="004708DB" w:rsidP="00DB194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rPrChange w:id="108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60524003" w14:textId="0A19D768" w:rsidR="004708DB" w:rsidRPr="00D43589" w:rsidDel="00DB194F" w:rsidRDefault="00ED28C6" w:rsidP="00AD1B1B">
      <w:pPr>
        <w:spacing w:after="0" w:line="240" w:lineRule="auto"/>
        <w:jc w:val="both"/>
        <w:rPr>
          <w:del w:id="109" w:author="VINICIUS" w:date="2026-10-14T20:37:00Z"/>
          <w:rFonts w:ascii="Times New Roman" w:hAnsi="Times New Roman" w:cs="Times New Roman"/>
          <w:color w:val="000000" w:themeColor="text1"/>
          <w:sz w:val="24"/>
          <w:szCs w:val="24"/>
          <w:rPrChange w:id="110" w:author="Isabella" w:date="2026-10-06T20:20:00Z">
            <w:rPr>
              <w:del w:id="111" w:author="VINICIUS" w:date="2026-10-14T20:37:00Z"/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/>
          <w:b/>
          <w:color w:val="000000" w:themeColor="text1"/>
          <w:sz w:val="24"/>
          <w:rPrChange w:id="112" w:author="Isabella" w:date="2026-10-06T20:20:00Z">
            <w:rPr>
              <w:rFonts w:ascii="Times New Roman" w:hAnsi="Times New Roman"/>
              <w:b/>
              <w:sz w:val="24"/>
            </w:rPr>
          </w:rPrChange>
        </w:rPr>
        <w:t xml:space="preserve">Palavras-chave: </w:t>
      </w:r>
      <w:r w:rsidRPr="00D43589">
        <w:rPr>
          <w:rFonts w:ascii="Times New Roman" w:hAnsi="Times New Roman"/>
          <w:color w:val="000000" w:themeColor="text1"/>
          <w:sz w:val="24"/>
          <w:rPrChange w:id="113" w:author="Isabella" w:date="2026-10-06T20:20:00Z">
            <w:rPr>
              <w:rFonts w:ascii="Times New Roman" w:hAnsi="Times New Roman"/>
              <w:color w:val="1F4E79"/>
              <w:sz w:val="24"/>
            </w:rPr>
          </w:rPrChange>
        </w:rPr>
        <w:t>[</w:t>
      </w:r>
      <w:ins w:id="114" w:author="VINICIUS" w:date="2026-10-14T20:37:00Z">
        <w:r w:rsidR="00DB194F" w:rsidRPr="00DB194F">
          <w:rPr>
            <w:rFonts w:ascii="Times New Roman" w:hAnsi="Times New Roman"/>
            <w:color w:val="000000" w:themeColor="text1"/>
            <w:sz w:val="24"/>
          </w:rPr>
          <w:t>Lixo eletrônico</w:t>
        </w:r>
        <w:r w:rsidR="00DB194F">
          <w:rPr>
            <w:rFonts w:ascii="Times New Roman" w:hAnsi="Times New Roman"/>
            <w:color w:val="000000" w:themeColor="text1"/>
            <w:sz w:val="24"/>
          </w:rPr>
          <w:t xml:space="preserve">. </w:t>
        </w:r>
      </w:ins>
      <w:ins w:id="115" w:author="VINICIUS" w:date="2026-10-14T20:38:00Z">
        <w:r w:rsidR="00DB194F" w:rsidRPr="00DB194F">
          <w:rPr>
            <w:rFonts w:ascii="Times New Roman" w:hAnsi="Times New Roman"/>
            <w:color w:val="000000" w:themeColor="text1"/>
            <w:sz w:val="24"/>
          </w:rPr>
          <w:t>TI verde</w:t>
        </w:r>
        <w:r w:rsidR="00DB194F">
          <w:rPr>
            <w:rFonts w:ascii="Times New Roman" w:hAnsi="Times New Roman"/>
            <w:color w:val="000000" w:themeColor="text1"/>
            <w:sz w:val="24"/>
          </w:rPr>
          <w:t xml:space="preserve">. </w:t>
        </w:r>
        <w:r w:rsidR="00DB194F" w:rsidRPr="00DB194F">
          <w:rPr>
            <w:rFonts w:ascii="Times New Roman" w:hAnsi="Times New Roman"/>
            <w:color w:val="000000" w:themeColor="text1"/>
            <w:sz w:val="24"/>
          </w:rPr>
          <w:t>Inclusão digital</w:t>
        </w:r>
      </w:ins>
      <w:del w:id="116" w:author="VINICIUS" w:date="2026-10-14T20:37:00Z">
        <w:r w:rsidRPr="00D43589" w:rsidDel="00DB194F">
          <w:rPr>
            <w:rFonts w:ascii="Times New Roman" w:hAnsi="Times New Roman"/>
            <w:color w:val="000000" w:themeColor="text1"/>
            <w:sz w:val="24"/>
            <w:rPrChange w:id="117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COLE AQUI TRÊS PALAVRAS-CHAVE SEPARADAS POR PONTO]</w:delText>
        </w:r>
      </w:del>
    </w:p>
    <w:p w14:paraId="4E6E9146" w14:textId="77777777" w:rsidR="004708DB" w:rsidRPr="00D43589" w:rsidRDefault="004708DB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18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2C810A3" w14:textId="77777777" w:rsidR="00C259E1" w:rsidRPr="00D43589" w:rsidRDefault="00C259E1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19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5032E766" w14:textId="77777777" w:rsidR="007641CF" w:rsidRPr="00D43589" w:rsidRDefault="007641CF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20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121"/>
      <w:r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122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REFERÊNCIA</w:t>
      </w:r>
      <w:r w:rsidR="00E1616A"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123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S</w:t>
      </w:r>
      <w:commentRangeEnd w:id="121"/>
      <w:r w:rsidR="000656E9" w:rsidRPr="00D43589">
        <w:rPr>
          <w:b/>
          <w:color w:val="000000" w:themeColor="text1"/>
          <w:sz w:val="24"/>
          <w:szCs w:val="24"/>
          <w:rPrChange w:id="124" w:author="Isabella" w:date="2026-10-06T20:20:00Z">
            <w:rPr>
              <w:b/>
              <w:sz w:val="24"/>
              <w:szCs w:val="24"/>
            </w:rPr>
          </w:rPrChange>
        </w:rPr>
        <w:commentReference w:id="121"/>
      </w:r>
    </w:p>
    <w:p w14:paraId="4BE41803" w14:textId="3514925B" w:rsidR="00A93D78" w:rsidDel="00DB194F" w:rsidRDefault="00DB194F" w:rsidP="00DB194F">
      <w:pPr>
        <w:spacing w:before="200" w:line="240" w:lineRule="auto"/>
        <w:rPr>
          <w:del w:id="125" w:author="VINICIUS" w:date="2026-10-14T20:40:00Z"/>
          <w:rFonts w:ascii="Times New Roman" w:hAnsi="Times New Roman"/>
          <w:color w:val="000000" w:themeColor="text1"/>
          <w:sz w:val="24"/>
        </w:rPr>
      </w:pPr>
      <w:ins w:id="126" w:author="VINICIUS" w:date="2026-10-14T20:40:00Z">
        <w:r w:rsidRPr="00DB194F">
          <w:rPr>
            <w:rFonts w:ascii="Times New Roman" w:hAnsi="Times New Roman"/>
            <w:color w:val="000000" w:themeColor="text1"/>
            <w:sz w:val="24"/>
          </w:rPr>
          <w:t xml:space="preserve">SOUZA, Luciana Otoni de; CORBIN, </w:t>
        </w:r>
        <w:proofErr w:type="spellStart"/>
        <w:r w:rsidRPr="00DB194F">
          <w:rPr>
            <w:rFonts w:ascii="Times New Roman" w:hAnsi="Times New Roman"/>
            <w:color w:val="000000" w:themeColor="text1"/>
            <w:sz w:val="24"/>
          </w:rPr>
          <w:t>Hisakhana</w:t>
        </w:r>
        <w:proofErr w:type="spellEnd"/>
        <w:r w:rsidRPr="00DB194F">
          <w:rPr>
            <w:rFonts w:ascii="Times New Roman" w:hAnsi="Times New Roman"/>
            <w:color w:val="000000" w:themeColor="text1"/>
            <w:sz w:val="24"/>
          </w:rPr>
          <w:t xml:space="preserve"> </w:t>
        </w:r>
        <w:proofErr w:type="spellStart"/>
        <w:r w:rsidRPr="00DB194F">
          <w:rPr>
            <w:rFonts w:ascii="Times New Roman" w:hAnsi="Times New Roman"/>
            <w:color w:val="000000" w:themeColor="text1"/>
            <w:sz w:val="24"/>
          </w:rPr>
          <w:t>Pahoona</w:t>
        </w:r>
        <w:proofErr w:type="spellEnd"/>
        <w:r w:rsidRPr="00DB194F">
          <w:rPr>
            <w:rFonts w:ascii="Times New Roman" w:hAnsi="Times New Roman"/>
            <w:color w:val="000000" w:themeColor="text1"/>
            <w:sz w:val="24"/>
          </w:rPr>
          <w:t xml:space="preserve">. Logística Reversa e a sustentabilidade dos resíduos eletroeletrônicos no Brasil: potencial e desafios. </w:t>
        </w:r>
        <w:proofErr w:type="spellStart"/>
        <w:r w:rsidRPr="00DB194F">
          <w:rPr>
            <w:rFonts w:ascii="Times New Roman" w:hAnsi="Times New Roman"/>
            <w:color w:val="000000" w:themeColor="text1"/>
            <w:sz w:val="24"/>
          </w:rPr>
          <w:t>Paper</w:t>
        </w:r>
        <w:proofErr w:type="spellEnd"/>
        <w:r w:rsidRPr="00DB194F">
          <w:rPr>
            <w:rFonts w:ascii="Times New Roman" w:hAnsi="Times New Roman"/>
            <w:color w:val="000000" w:themeColor="text1"/>
            <w:sz w:val="24"/>
          </w:rPr>
          <w:t xml:space="preserve"> do NAEA, v. 581, 2025.</w:t>
        </w:r>
        <w:r w:rsidRPr="00DB194F" w:rsidDel="00DB194F">
          <w:rPr>
            <w:rFonts w:ascii="Times New Roman" w:hAnsi="Times New Roman"/>
            <w:color w:val="000000" w:themeColor="text1"/>
            <w:sz w:val="24"/>
          </w:rPr>
          <w:t xml:space="preserve"> </w:t>
        </w:r>
      </w:ins>
      <w:del w:id="127" w:author="VINICIUS" w:date="2026-10-14T20:40:00Z">
        <w:r w:rsidR="00A93D78" w:rsidRPr="00D43589" w:rsidDel="00DB194F">
          <w:rPr>
            <w:rFonts w:ascii="Times New Roman" w:hAnsi="Times New Roman"/>
            <w:color w:val="000000" w:themeColor="text1"/>
            <w:sz w:val="24"/>
            <w:rPrChange w:id="128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[COLE AQUI A PRIMEIRA REFERÊNCIA CITADA, EM ORDEM ALFABÉTICA E NO PADRÃO EXIGIDO]</w:delText>
        </w:r>
      </w:del>
    </w:p>
    <w:p w14:paraId="713F7F54" w14:textId="2C04A44A" w:rsidR="00DB194F" w:rsidRDefault="00DB194F" w:rsidP="00DB194F">
      <w:pPr>
        <w:spacing w:before="200" w:line="240" w:lineRule="auto"/>
        <w:rPr>
          <w:ins w:id="129" w:author="VINICIUS" w:date="2026-10-14T20:40:00Z"/>
          <w:rFonts w:ascii="Times New Roman" w:hAnsi="Times New Roman"/>
          <w:color w:val="000000" w:themeColor="text1"/>
          <w:sz w:val="24"/>
        </w:rPr>
      </w:pPr>
    </w:p>
    <w:p w14:paraId="491F7E94" w14:textId="5847C97C" w:rsidR="00DB194F" w:rsidRDefault="00DB194F" w:rsidP="00DB194F">
      <w:pPr>
        <w:spacing w:before="200" w:line="240" w:lineRule="auto"/>
        <w:rPr>
          <w:ins w:id="130" w:author="VINICIUS" w:date="2026-10-14T20:40:00Z"/>
          <w:rFonts w:ascii="Times New Roman" w:hAnsi="Times New Roman"/>
          <w:color w:val="000000" w:themeColor="text1"/>
          <w:sz w:val="24"/>
        </w:rPr>
      </w:pPr>
    </w:p>
    <w:p w14:paraId="55096C18" w14:textId="5F34C1A5" w:rsidR="00DB194F" w:rsidRDefault="00DB194F" w:rsidP="00DB194F">
      <w:pPr>
        <w:spacing w:before="200" w:line="240" w:lineRule="auto"/>
        <w:rPr>
          <w:ins w:id="131" w:author="VINICIUS" w:date="2026-10-14T20:40:00Z"/>
          <w:rFonts w:ascii="Times New Roman" w:hAnsi="Times New Roman" w:cs="Times New Roman"/>
          <w:color w:val="000000" w:themeColor="text1"/>
          <w:sz w:val="24"/>
          <w:szCs w:val="24"/>
        </w:rPr>
      </w:pPr>
      <w:ins w:id="132" w:author="VINICIUS" w:date="2026-10-14T20:40:00Z">
        <w:r w:rsidRPr="00DB194F">
          <w:rPr>
            <w:rFonts w:ascii="Times New Roman" w:hAnsi="Times New Roman" w:cs="Times New Roman"/>
            <w:color w:val="000000" w:themeColor="text1"/>
            <w:sz w:val="24"/>
            <w:szCs w:val="24"/>
          </w:rPr>
          <w:t>SILVA, Maria Eduarda; SANTOS, João Pedro. Inclusão digital através do recondicionamento de hardware: um estudo sobre centros de computação sustentável. Revista Tecnologia e Sociedade, v. 19, n. 4, p. 45-62, 2023</w:t>
        </w:r>
      </w:ins>
    </w:p>
    <w:p w14:paraId="05F5C3E4" w14:textId="4068B95A" w:rsidR="00DB194F" w:rsidRDefault="00DB194F" w:rsidP="00DB194F">
      <w:pPr>
        <w:spacing w:before="200" w:line="240" w:lineRule="auto"/>
        <w:rPr>
          <w:ins w:id="133" w:author="VINICIUS" w:date="2026-10-14T20:40:00Z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9B7C07" w14:textId="5D70234D" w:rsidR="00DB194F" w:rsidRPr="00D43589" w:rsidRDefault="00DB194F" w:rsidP="00DB194F">
      <w:pPr>
        <w:spacing w:before="200" w:line="240" w:lineRule="auto"/>
        <w:rPr>
          <w:ins w:id="134" w:author="VINICIUS" w:date="2026-10-14T20:40:00Z"/>
          <w:rFonts w:ascii="Times New Roman" w:hAnsi="Times New Roman" w:cs="Times New Roman"/>
          <w:color w:val="000000" w:themeColor="text1"/>
          <w:sz w:val="24"/>
          <w:szCs w:val="24"/>
          <w:rPrChange w:id="135" w:author="Isabella" w:date="2026-10-06T20:20:00Z">
            <w:rPr>
              <w:ins w:id="136" w:author="VINICIUS" w:date="2026-10-14T20:40:00Z"/>
              <w:rFonts w:ascii="Times New Roman" w:hAnsi="Times New Roman" w:cs="Times New Roman"/>
              <w:sz w:val="24"/>
              <w:szCs w:val="24"/>
            </w:rPr>
          </w:rPrChange>
        </w:rPr>
      </w:pPr>
      <w:ins w:id="137" w:author="VINICIUS" w:date="2026-10-14T20:40:00Z">
        <w:r w:rsidRPr="00DB194F">
          <w:rPr>
            <w:rFonts w:ascii="Times New Roman" w:hAnsi="Times New Roman" w:cs="Times New Roman"/>
            <w:color w:val="000000" w:themeColor="text1"/>
            <w:sz w:val="24"/>
            <w:szCs w:val="24"/>
          </w:rPr>
          <w:t>OLIVEIRA, Carlos Alberto et al. Economia circular e logística reversa de resíduos de TI: o papel das cooperativas de reciclagem. Gestão &amp; Produção, v. 30, e1022, 2022.</w:t>
        </w:r>
      </w:ins>
    </w:p>
    <w:p w14:paraId="087A0169" w14:textId="4C9A697E" w:rsidR="00C708FD" w:rsidRPr="00D43589" w:rsidRDefault="00C708FD" w:rsidP="00DB194F">
      <w:pPr>
        <w:spacing w:before="200" w:line="240" w:lineRule="auto"/>
        <w:rPr>
          <w:rFonts w:ascii="Times New Roman" w:hAnsi="Times New Roman" w:cs="Times New Roman"/>
          <w:color w:val="000000" w:themeColor="text1"/>
          <w:sz w:val="24"/>
          <w:szCs w:val="24"/>
          <w:rPrChange w:id="138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del w:id="139" w:author="VINICIUS" w:date="2026-10-14T20:40:00Z">
        <w:r w:rsidRPr="00D43589" w:rsidDel="00DB194F">
          <w:rPr>
            <w:rFonts w:ascii="Times New Roman" w:hAnsi="Times New Roman"/>
            <w:color w:val="000000" w:themeColor="text1"/>
            <w:sz w:val="24"/>
            <w:rPrChange w:id="140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[COLE AQUI AS DEMAIS REFERÊNCIAS, UMA POR PARÁGRAFO. DUPLIQUE ESTA LINHA QUANDO NECESSÁRIO]</w:delText>
        </w:r>
      </w:del>
    </w:p>
    <w:sectPr w:rsidR="00C708FD" w:rsidRPr="00D43589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ANDRÉA" w:date="2022-03-18T13:35:00Z" w:initials="A">
    <w:p w14:paraId="4B94D636" w14:textId="77777777" w:rsidR="001736FF" w:rsidRDefault="001736FF">
      <w:pPr>
        <w:pStyle w:val="Textodecomentrio"/>
      </w:pPr>
      <w:r>
        <w:rPr>
          <w:rStyle w:val="Refdecomentrio"/>
        </w:rPr>
        <w:annotationRef/>
      </w:r>
      <w:r>
        <w:t>Espaçamento simples entre o nome dos alunos e do orientador. Espaçamento simples entre o nome e o e-mail (deve-se usar o da Instituição). Times New Roman. Tamanho 12. A Direita. Com inserção de nota de rodapé (menu referência/inserir nota de rodapé). Formatação de nota de rodapé: Espaçamento simples entre as notas. No máximo duas linhas para o orientador. Times New Roman. Tamanho 8. A esquerda.</w:t>
      </w:r>
    </w:p>
  </w:comment>
  <w:comment w:id="84" w:author="ANDRÉA" w:date="2021-09-03T12:53:00Z" w:initials="A">
    <w:p w14:paraId="27EAB0E2" w14:textId="77777777" w:rsidR="0030327C" w:rsidRDefault="0030327C" w:rsidP="00CD4A34">
      <w:pPr>
        <w:pStyle w:val="Textodecomentrio"/>
      </w:pPr>
      <w:r>
        <w:rPr>
          <w:rStyle w:val="Refdecomentrio"/>
        </w:rPr>
        <w:annotationRef/>
      </w:r>
      <w:r w:rsidR="00CD4A34">
        <w:t>Título do resumo: Times New Roman. Tamanho 14. Texto a esquerda. Negrito. Corpo do resumo: entre 600 a 700 palavras. Até 4700 caracteres contando os espaços em branco. Times New Roman. Tamanho 12. Texto Justificado. Sem recuo na 1ª linha. Espaçamento 1,5 entre linhas. Espaçamento (antes e depois) de parágrafo zerado (0). Resumo é texto corrido, sem subtítulos. Não é o resumo do artigo. Deve ser a mesma temática, mas com discussões diferenciadas do artigo.</w:t>
      </w:r>
    </w:p>
  </w:comment>
  <w:comment w:id="121" w:author="ANDRÉA" w:date="2022-03-18T14:03:00Z" w:initials="A">
    <w:p w14:paraId="71908AB7" w14:textId="68711667" w:rsidR="000656E9" w:rsidRPr="000656E9" w:rsidRDefault="000656E9" w:rsidP="000656E9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Refdecomentrio"/>
        </w:rPr>
        <w:annotationRef/>
      </w:r>
      <w:r w:rsidR="00F341A9">
        <w:rPr>
          <w:rFonts w:ascii="Times New Roman" w:hAnsi="Times New Roman" w:cs="Times New Roman"/>
          <w:sz w:val="24"/>
          <w:szCs w:val="24"/>
        </w:rPr>
        <w:t xml:space="preserve">Somente referenciar o que foi utilizado na pesquisa/citação/no corpo do resumo. </w:t>
      </w:r>
      <w:r w:rsidRPr="0058428F">
        <w:rPr>
          <w:rFonts w:ascii="Times New Roman" w:hAnsi="Times New Roman" w:cs="Times New Roman"/>
          <w:sz w:val="24"/>
          <w:szCs w:val="24"/>
        </w:rPr>
        <w:t xml:space="preserve">Times New Roman. Tamanho 12. Texto </w:t>
      </w:r>
      <w:r>
        <w:rPr>
          <w:rFonts w:ascii="Times New Roman" w:hAnsi="Times New Roman" w:cs="Times New Roman"/>
          <w:sz w:val="24"/>
          <w:szCs w:val="24"/>
        </w:rPr>
        <w:t>a esquerda</w:t>
      </w:r>
      <w:r w:rsidRPr="0058428F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Sem r</w:t>
      </w:r>
      <w:r w:rsidRPr="0058428F">
        <w:rPr>
          <w:rFonts w:ascii="Times New Roman" w:hAnsi="Times New Roman" w:cs="Times New Roman"/>
          <w:sz w:val="24"/>
          <w:szCs w:val="24"/>
        </w:rPr>
        <w:t>ecuo 1ª linha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8428F">
        <w:rPr>
          <w:rFonts w:ascii="Times New Roman" w:hAnsi="Times New Roman" w:cs="Times New Roman"/>
          <w:sz w:val="24"/>
          <w:szCs w:val="24"/>
        </w:rPr>
        <w:t xml:space="preserve">Espaçamento </w:t>
      </w:r>
      <w:r>
        <w:rPr>
          <w:rFonts w:ascii="Times New Roman" w:hAnsi="Times New Roman" w:cs="Times New Roman"/>
          <w:sz w:val="24"/>
          <w:szCs w:val="24"/>
        </w:rPr>
        <w:t xml:space="preserve">simples na referência. Em ordem alfabética. Espaçamento entre uma referência e outra (antes e depois) 10 pontos. No formato ABNT*. </w:t>
      </w:r>
      <w:r w:rsidR="006E11E9">
        <w:rPr>
          <w:rFonts w:ascii="Times New Roman" w:hAnsi="Times New Roman" w:cs="Times New Roman"/>
          <w:sz w:val="24"/>
          <w:szCs w:val="24"/>
        </w:rPr>
        <w:t xml:space="preserve">Referência, obrigatoriamente, artigos científicos e livros da biblioteca da instituição. </w:t>
      </w:r>
      <w:r>
        <w:rPr>
          <w:rFonts w:ascii="Times New Roman" w:hAnsi="Times New Roman" w:cs="Times New Roman"/>
          <w:sz w:val="24"/>
          <w:szCs w:val="24"/>
        </w:rPr>
        <w:t xml:space="preserve">Preferência para ano de edição: </w:t>
      </w:r>
      <w:r w:rsidR="006E11E9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 xml:space="preserve"> em diante.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94D636" w15:done="0"/>
  <w15:commentEx w15:paraId="27EAB0E2" w15:done="0"/>
  <w15:commentEx w15:paraId="71908AB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94D636" w16cid:durableId="2E6FC492"/>
  <w16cid:commentId w16cid:paraId="27EAB0E2" w16cid:durableId="2E6FC493"/>
  <w16cid:commentId w16cid:paraId="71908AB7" w16cid:durableId="2E6FC4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F6697" w14:textId="77777777" w:rsidR="00C45443" w:rsidRDefault="00C45443" w:rsidP="00FC70D8">
      <w:pPr>
        <w:spacing w:after="0" w:line="240" w:lineRule="auto"/>
      </w:pPr>
      <w:r>
        <w:separator/>
      </w:r>
    </w:p>
  </w:endnote>
  <w:endnote w:type="continuationSeparator" w:id="0">
    <w:p w14:paraId="01243956" w14:textId="77777777" w:rsidR="00C45443" w:rsidRDefault="00C45443" w:rsidP="00FC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7A758" w14:textId="77777777" w:rsidR="00C45443" w:rsidRDefault="00C45443" w:rsidP="00FC70D8">
      <w:pPr>
        <w:spacing w:after="0" w:line="240" w:lineRule="auto"/>
      </w:pPr>
      <w:r>
        <w:separator/>
      </w:r>
    </w:p>
  </w:footnote>
  <w:footnote w:type="continuationSeparator" w:id="0">
    <w:p w14:paraId="4D9F73E3" w14:textId="77777777" w:rsidR="00C45443" w:rsidRDefault="00C45443" w:rsidP="00FC70D8">
      <w:pPr>
        <w:spacing w:after="0" w:line="240" w:lineRule="auto"/>
      </w:pPr>
      <w:r>
        <w:continuationSeparator/>
      </w:r>
    </w:p>
  </w:footnote>
  <w:footnote w:id="1">
    <w:p w14:paraId="5A37C5F8" w14:textId="0A6924B8" w:rsidR="0072291A" w:rsidRPr="006D5DF8" w:rsidRDefault="0072291A" w:rsidP="0072291A">
      <w:pPr>
        <w:pStyle w:val="Textodenotaderodap"/>
        <w:rPr>
          <w:rStyle w:val="Refdenotaderodap"/>
          <w:rFonts w:ascii="Times New Roman" w:hAnsi="Times New Roman" w:cs="Times New Roman"/>
          <w:sz w:val="16"/>
          <w:szCs w:val="16"/>
        </w:rPr>
      </w:pPr>
      <w:r w:rsidRPr="006D5DF8">
        <w:rPr>
          <w:rFonts w:ascii="Times New Roman" w:hAnsi="Times New Roman" w:cs="Times New Roman"/>
          <w:sz w:val="16"/>
          <w:szCs w:val="16"/>
          <w:vertAlign w:val="superscript"/>
          <w:rPrChange w:id="12" w:author="Isabella" w:date="2026-10-06T19:10:00Z">
            <w:rPr>
              <w:color w:val="FF0000"/>
              <w:vertAlign w:val="superscript"/>
            </w:rPr>
          </w:rPrChange>
        </w:rPr>
        <w:footnoteRef/>
      </w:r>
      <w:r w:rsidRPr="006D5DF8">
        <w:rPr>
          <w:rFonts w:ascii="Times New Roman" w:hAnsi="Times New Roman" w:cs="Times New Roman"/>
          <w:sz w:val="16"/>
          <w:szCs w:val="16"/>
          <w:rPrChange w:id="13" w:author="Isabella" w:date="2026-10-06T19:10:00Z">
            <w:rPr>
              <w:color w:val="FF0000"/>
            </w:rPr>
          </w:rPrChange>
        </w:rPr>
        <w:t xml:space="preserve"> </w:t>
      </w:r>
      <w:ins w:id="14" w:author="Isabella" w:date="2026-10-06T19:06:00Z">
        <w:r w:rsidR="006D5DF8" w:rsidRPr="006D5DF8">
          <w:rPr>
            <w:rFonts w:ascii="Times New Roman" w:hAnsi="Times New Roman" w:cs="Times New Roman"/>
            <w:sz w:val="16"/>
            <w:szCs w:val="16"/>
            <w:rPrChange w:id="15" w:author="Isabella" w:date="2026-10-06T19:10:00Z">
              <w:rPr>
                <w:color w:val="FF0000"/>
              </w:rPr>
            </w:rPrChange>
          </w:rPr>
          <w:t>isousa@brazcubas.edu.br</w:t>
        </w:r>
      </w:ins>
      <w:del w:id="16" w:author="Isabella" w:date="2026-10-06T19:06:00Z">
        <w:r w:rsidRPr="006D5DF8" w:rsidDel="006D5DF8">
          <w:rPr>
            <w:rFonts w:ascii="Times New Roman" w:hAnsi="Times New Roman" w:cs="Times New Roman"/>
            <w:sz w:val="16"/>
            <w:szCs w:val="16"/>
            <w:rPrChange w:id="17" w:author="Isabella" w:date="2026-10-06T19:10:00Z">
              <w:rPr>
                <w:color w:val="FF0000"/>
              </w:rPr>
            </w:rPrChange>
          </w:rPr>
          <w:delText>E-mai</w:delText>
        </w:r>
        <w:r w:rsidR="00370E91" w:rsidRPr="006D5DF8" w:rsidDel="006D5DF8">
          <w:rPr>
            <w:rFonts w:ascii="Times New Roman" w:hAnsi="Times New Roman" w:cs="Times New Roman"/>
            <w:sz w:val="16"/>
            <w:szCs w:val="16"/>
            <w:rPrChange w:id="18" w:author="Isabella" w:date="2026-10-06T19:10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l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19" w:author="Isabella" w:date="2026-10-06T19:10:00Z">
              <w:rPr>
                <w:color w:val="FF0000"/>
              </w:rPr>
            </w:rPrChange>
          </w:rPr>
          <w:delText xml:space="preserve"> institucional</w:delText>
        </w:r>
      </w:del>
      <w:del w:id="20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  <w:rPrChange w:id="21" w:author="Isabella" w:date="2026-10-06T19:10:00Z">
              <w:rPr>
                <w:color w:val="FF0000"/>
              </w:rPr>
            </w:rPrChange>
          </w:rPr>
          <w:delText xml:space="preserve"> </w:delText>
        </w:r>
      </w:del>
      <w:del w:id="22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  <w:rPrChange w:id="23" w:author="Isabella" w:date="2026-10-06T19:10:00Z">
              <w:rPr/>
            </w:rPrChange>
          </w:rPr>
          <w:delText>-</w:delText>
        </w:r>
      </w:del>
      <w:ins w:id="24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-</w:t>
        </w:r>
      </w:ins>
      <w:r w:rsidRPr="006D5DF8">
        <w:rPr>
          <w:rFonts w:ascii="Times New Roman" w:hAnsi="Times New Roman" w:cs="Times New Roman"/>
          <w:sz w:val="16"/>
          <w:szCs w:val="16"/>
          <w:rPrChange w:id="25" w:author="Isabella" w:date="2026-10-06T19:10:00Z">
            <w:rPr/>
          </w:rPrChange>
        </w:rPr>
        <w:t xml:space="preserve"> </w:t>
      </w:r>
      <w:del w:id="26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Lattes </w:delText>
        </w:r>
      </w:del>
      <w:ins w:id="27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ID Lattes: </w:t>
        </w:r>
        <w:r w:rsidR="006D5DF8" w:rsidRPr="006D5DF8">
          <w:rPr>
            <w:rFonts w:ascii="Times New Roman" w:hAnsi="Times New Roman" w:cs="Times New Roman"/>
            <w:sz w:val="16"/>
            <w:szCs w:val="16"/>
            <w:shd w:val="clear" w:color="auto" w:fill="FFFFFF"/>
            <w:rPrChange w:id="28" w:author="Isabella" w:date="2026-10-06T19:10:00Z">
              <w:rPr>
                <w:rFonts w:ascii="Tahoma" w:hAnsi="Tahoma" w:cs="Tahoma"/>
                <w:color w:val="326C99"/>
                <w:sz w:val="17"/>
                <w:szCs w:val="17"/>
                <w:shd w:val="clear" w:color="auto" w:fill="FFFFFF"/>
              </w:rPr>
            </w:rPrChange>
          </w:rPr>
          <w:t>4215441884581120</w:t>
        </w:r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del w:id="29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0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1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ORCID - </w:delText>
        </w:r>
      </w:del>
      <w:r w:rsidRPr="006D5DF8">
        <w:rPr>
          <w:rFonts w:ascii="Times New Roman" w:hAnsi="Times New Roman" w:cs="Times New Roman"/>
          <w:sz w:val="16"/>
          <w:szCs w:val="16"/>
        </w:rPr>
        <w:t>Graduação</w:t>
      </w:r>
      <w:ins w:id="32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em Análise e Desenvolvimento de Sistemas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3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4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Especialização</w:t>
      </w:r>
      <w:ins w:id="35" w:author="Isabella" w:date="2026-10-06T19:10:00Z">
        <w:r w:rsidR="006D5DF8">
          <w:rPr>
            <w:rFonts w:ascii="Times New Roman" w:hAnsi="Times New Roman" w:cs="Times New Roman"/>
            <w:sz w:val="16"/>
            <w:szCs w:val="16"/>
          </w:rPr>
          <w:t xml:space="preserve"> em Algoritmos e Lógica de Programação</w:t>
        </w:r>
      </w:ins>
      <w:del w:id="36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 - Mestrado - 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37" w:author="Isabella" w:date="2026-10-06T19:09:00Z">
              <w:rPr/>
            </w:rPrChange>
          </w:rPr>
          <w:delText>Doutorado (máximo 2 linhas).</w:delText>
        </w:r>
      </w:del>
    </w:p>
  </w:footnote>
  <w:footnote w:id="2">
    <w:p w14:paraId="28B2AF9C" w14:textId="77777777" w:rsidR="00FC70D8" w:rsidRPr="006D5DF8" w:rsidDel="00BF70D9" w:rsidRDefault="00FC70D8">
      <w:pPr>
        <w:pStyle w:val="Textodenotaderodap"/>
        <w:rPr>
          <w:del w:id="48" w:author="VINICIUS" w:date="2026-10-14T20:44:00Z"/>
          <w:rFonts w:ascii="Times New Roman" w:hAnsi="Times New Roman" w:cs="Times New Roman"/>
          <w:sz w:val="16"/>
          <w:szCs w:val="16"/>
        </w:rPr>
      </w:pPr>
      <w:del w:id="49" w:author="VINICIUS" w:date="2026-10-14T20:44:00Z">
        <w:r w:rsidRPr="006D5DF8" w:rsidDel="00BF70D9">
          <w:rPr>
            <w:rStyle w:val="Refdenotaderodap"/>
            <w:rFonts w:ascii="Times New Roman" w:hAnsi="Times New Roman" w:cs="Times New Roman"/>
            <w:sz w:val="16"/>
            <w:szCs w:val="16"/>
          </w:rPr>
          <w:footnoteRef/>
        </w:r>
        <w:r w:rsidRPr="006D5DF8" w:rsidDel="00BF70D9">
          <w:rPr>
            <w:rFonts w:ascii="Times New Roman" w:hAnsi="Times New Roman" w:cs="Times New Roman"/>
            <w:sz w:val="16"/>
            <w:szCs w:val="16"/>
          </w:rPr>
          <w:delText xml:space="preserve"> </w:delText>
        </w:r>
        <w:r w:rsidRPr="006D5DF8" w:rsidDel="00BF70D9">
          <w:rPr>
            <w:rFonts w:ascii="Times New Roman" w:hAnsi="Times New Roman" w:cs="Times New Roman"/>
            <w:sz w:val="16"/>
            <w:szCs w:val="16"/>
            <w:rPrChange w:id="50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e-mail</w:delText>
        </w:r>
        <w:r w:rsidR="00595417" w:rsidRPr="006D5DF8" w:rsidDel="00BF70D9">
          <w:rPr>
            <w:rFonts w:ascii="Times New Roman" w:hAnsi="Times New Roman" w:cs="Times New Roman"/>
            <w:sz w:val="16"/>
            <w:szCs w:val="16"/>
            <w:rPrChange w:id="51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 </w:delText>
        </w:r>
        <w:r w:rsidR="00595417" w:rsidRPr="006D5DF8" w:rsidDel="00BF70D9">
          <w:rPr>
            <w:rFonts w:ascii="Times New Roman" w:hAnsi="Times New Roman" w:cs="Times New Roman"/>
            <w:sz w:val="16"/>
            <w:szCs w:val="16"/>
          </w:rPr>
          <w:delText xml:space="preserve">- </w:delText>
        </w:r>
        <w:r w:rsidR="00595417" w:rsidRPr="006D5DF8" w:rsidDel="00BF70D9">
          <w:rPr>
            <w:rFonts w:ascii="Times New Roman" w:hAnsi="Times New Roman" w:cs="Times New Roman"/>
            <w:sz w:val="16"/>
            <w:szCs w:val="16"/>
            <w:rPrChange w:id="52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  <w:r w:rsidR="00595417" w:rsidRPr="006D5DF8" w:rsidDel="00BF70D9">
          <w:rPr>
            <w:rFonts w:ascii="Times New Roman" w:hAnsi="Times New Roman" w:cs="Times New Roman"/>
            <w:sz w:val="16"/>
            <w:szCs w:val="16"/>
          </w:rPr>
          <w:delText>- Centro Universitário Braz Cubas - Graduando em Análise e Desenvolvimento de Sistemas (</w:delText>
        </w:r>
        <w:r w:rsidR="00595417" w:rsidRPr="006D5DF8" w:rsidDel="00BF70D9">
          <w:rPr>
            <w:rFonts w:ascii="Times New Roman" w:hAnsi="Times New Roman" w:cs="Times New Roman"/>
            <w:sz w:val="16"/>
            <w:szCs w:val="16"/>
            <w:rPrChange w:id="53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="00595417" w:rsidRPr="006D5DF8" w:rsidDel="00BF70D9">
          <w:rPr>
            <w:rFonts w:ascii="Times New Roman" w:hAnsi="Times New Roman" w:cs="Times New Roman"/>
            <w:sz w:val="16"/>
            <w:szCs w:val="16"/>
          </w:rPr>
          <w:delText>º semestre)</w:delText>
        </w:r>
      </w:del>
    </w:p>
  </w:footnote>
  <w:footnote w:id="3">
    <w:p w14:paraId="6A07B874" w14:textId="77777777" w:rsidR="00595417" w:rsidRPr="006D5DF8" w:rsidDel="00BF70D9" w:rsidRDefault="00595417">
      <w:pPr>
        <w:pStyle w:val="Textodenotaderodap"/>
        <w:rPr>
          <w:del w:id="62" w:author="VINICIUS" w:date="2026-10-14T20:44:00Z"/>
          <w:rFonts w:ascii="Times New Roman" w:hAnsi="Times New Roman" w:cs="Times New Roman"/>
          <w:sz w:val="16"/>
          <w:szCs w:val="16"/>
        </w:rPr>
      </w:pPr>
      <w:del w:id="63" w:author="VINICIUS" w:date="2026-10-14T20:44:00Z">
        <w:r w:rsidRPr="006D5DF8" w:rsidDel="00BF70D9">
          <w:rPr>
            <w:rStyle w:val="Refdenotaderodap"/>
            <w:rFonts w:ascii="Times New Roman" w:hAnsi="Times New Roman" w:cs="Times New Roman"/>
            <w:sz w:val="16"/>
            <w:szCs w:val="16"/>
          </w:rPr>
          <w:footnoteRef/>
        </w:r>
        <w:r w:rsidRPr="006D5DF8" w:rsidDel="00BF70D9">
          <w:rPr>
            <w:rFonts w:ascii="Times New Roman" w:hAnsi="Times New Roman" w:cs="Times New Roman"/>
            <w:sz w:val="16"/>
            <w:szCs w:val="16"/>
          </w:rPr>
          <w:delText xml:space="preserve"> </w:delText>
        </w:r>
        <w:r w:rsidRPr="006D5DF8" w:rsidDel="00BF70D9">
          <w:rPr>
            <w:rFonts w:ascii="Times New Roman" w:hAnsi="Times New Roman" w:cs="Times New Roman"/>
            <w:sz w:val="16"/>
            <w:szCs w:val="16"/>
            <w:rPrChange w:id="64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e-mail </w:delText>
        </w:r>
        <w:r w:rsidRPr="006D5DF8" w:rsidDel="00BF70D9">
          <w:rPr>
            <w:rFonts w:ascii="Times New Roman" w:hAnsi="Times New Roman" w:cs="Times New Roman"/>
            <w:sz w:val="16"/>
            <w:szCs w:val="16"/>
          </w:rPr>
          <w:delText xml:space="preserve">- </w:delText>
        </w:r>
        <w:r w:rsidRPr="006D5DF8" w:rsidDel="00BF70D9">
          <w:rPr>
            <w:rFonts w:ascii="Times New Roman" w:hAnsi="Times New Roman" w:cs="Times New Roman"/>
            <w:sz w:val="16"/>
            <w:szCs w:val="16"/>
            <w:rPrChange w:id="65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  <w:r w:rsidRPr="006D5DF8" w:rsidDel="00BF70D9">
          <w:rPr>
            <w:rFonts w:ascii="Times New Roman" w:hAnsi="Times New Roman" w:cs="Times New Roman"/>
            <w:sz w:val="16"/>
            <w:szCs w:val="16"/>
          </w:rPr>
          <w:delText>- Centro Universitário Braz Cubas - Graduando em Análise e Desenvolvimento de Sistemas (</w:delText>
        </w:r>
        <w:r w:rsidRPr="006D5DF8" w:rsidDel="00BF70D9">
          <w:rPr>
            <w:rFonts w:ascii="Times New Roman" w:hAnsi="Times New Roman" w:cs="Times New Roman"/>
            <w:sz w:val="16"/>
            <w:szCs w:val="16"/>
            <w:rPrChange w:id="66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Pr="006D5DF8" w:rsidDel="00BF70D9">
          <w:rPr>
            <w:rFonts w:ascii="Times New Roman" w:hAnsi="Times New Roman" w:cs="Times New Roman"/>
            <w:sz w:val="16"/>
            <w:szCs w:val="16"/>
          </w:rPr>
          <w:delText>º semestre)</w:delText>
        </w:r>
      </w:del>
    </w:p>
  </w:footnote>
  <w:footnote w:id="4">
    <w:p w14:paraId="453C309A" w14:textId="77777777" w:rsidR="00595417" w:rsidRPr="00595417" w:rsidDel="00BF70D9" w:rsidRDefault="00595417">
      <w:pPr>
        <w:pStyle w:val="Textodenotaderodap"/>
        <w:rPr>
          <w:del w:id="71" w:author="VINICIUS" w:date="2026-10-14T20:44:00Z"/>
          <w:sz w:val="16"/>
          <w:szCs w:val="16"/>
        </w:rPr>
      </w:pPr>
      <w:del w:id="72" w:author="VINICIUS" w:date="2026-10-14T20:44:00Z">
        <w:r w:rsidRPr="006D5DF8" w:rsidDel="00BF70D9">
          <w:rPr>
            <w:rStyle w:val="Refdenotaderodap"/>
            <w:rFonts w:ascii="Times New Roman" w:hAnsi="Times New Roman" w:cs="Times New Roman"/>
            <w:sz w:val="16"/>
            <w:szCs w:val="16"/>
          </w:rPr>
          <w:footnoteRef/>
        </w:r>
        <w:r w:rsidRPr="006D5DF8" w:rsidDel="00BF70D9">
          <w:rPr>
            <w:rFonts w:ascii="Times New Roman" w:hAnsi="Times New Roman" w:cs="Times New Roman"/>
            <w:sz w:val="16"/>
            <w:szCs w:val="16"/>
          </w:rPr>
          <w:delText xml:space="preserve"> </w:delText>
        </w:r>
        <w:r w:rsidRPr="006D5DF8" w:rsidDel="00BF70D9">
          <w:rPr>
            <w:rFonts w:ascii="Times New Roman" w:hAnsi="Times New Roman" w:cs="Times New Roman"/>
            <w:sz w:val="16"/>
            <w:szCs w:val="16"/>
            <w:rPrChange w:id="73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e-mail </w:delText>
        </w:r>
        <w:r w:rsidRPr="006D5DF8" w:rsidDel="00BF70D9">
          <w:rPr>
            <w:rFonts w:ascii="Times New Roman" w:hAnsi="Times New Roman" w:cs="Times New Roman"/>
            <w:sz w:val="16"/>
            <w:szCs w:val="16"/>
          </w:rPr>
          <w:delText xml:space="preserve">- </w:delText>
        </w:r>
        <w:r w:rsidRPr="006D5DF8" w:rsidDel="00BF70D9">
          <w:rPr>
            <w:rFonts w:ascii="Times New Roman" w:hAnsi="Times New Roman" w:cs="Times New Roman"/>
            <w:sz w:val="16"/>
            <w:szCs w:val="16"/>
            <w:rPrChange w:id="74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  <w:r w:rsidRPr="006D5DF8" w:rsidDel="00BF70D9">
          <w:rPr>
            <w:rFonts w:ascii="Times New Roman" w:hAnsi="Times New Roman" w:cs="Times New Roman"/>
            <w:sz w:val="16"/>
            <w:szCs w:val="16"/>
          </w:rPr>
          <w:delText>- Centro Universitário Braz Cubas - Graduando em Análise e Desenvolvimento de Sistemas (</w:delText>
        </w:r>
        <w:r w:rsidRPr="006D5DF8" w:rsidDel="00BF70D9">
          <w:rPr>
            <w:rFonts w:ascii="Times New Roman" w:hAnsi="Times New Roman" w:cs="Times New Roman"/>
            <w:sz w:val="16"/>
            <w:szCs w:val="16"/>
            <w:rPrChange w:id="75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Pr="006D5DF8" w:rsidDel="00BF70D9">
          <w:rPr>
            <w:rFonts w:ascii="Times New Roman" w:hAnsi="Times New Roman" w:cs="Times New Roman"/>
            <w:sz w:val="16"/>
            <w:szCs w:val="16"/>
          </w:rPr>
          <w:delText>º semestre)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C464F" w14:textId="77777777" w:rsidR="007641CF" w:rsidRDefault="007641CF" w:rsidP="007641C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164BEDE5" wp14:editId="79F229BA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8241E7" w14:textId="77777777" w:rsidR="007641CF" w:rsidRDefault="007641CF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sabella">
    <w15:presenceInfo w15:providerId="AD" w15:userId="S::isousa@pf.brazcubas.edu.br::54db16e1-b3c5-4b78-a2be-3bfe28968c17"/>
  </w15:person>
  <w15:person w15:author="VINICIUS">
    <w15:presenceInfo w15:providerId="AD" w15:userId="S::vinicius.paula006@cs.brazcubas.edu.br::895d12b4-5c69-49fa-9b3c-d2a2c5c010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70D8"/>
    <w:rsid w:val="00013226"/>
    <w:rsid w:val="0001397A"/>
    <w:rsid w:val="00060B4B"/>
    <w:rsid w:val="000656E9"/>
    <w:rsid w:val="000819CF"/>
    <w:rsid w:val="00086742"/>
    <w:rsid w:val="00086F56"/>
    <w:rsid w:val="00092B78"/>
    <w:rsid w:val="000A2BBF"/>
    <w:rsid w:val="00167E78"/>
    <w:rsid w:val="001736FF"/>
    <w:rsid w:val="001C58D5"/>
    <w:rsid w:val="001E29AC"/>
    <w:rsid w:val="0024210A"/>
    <w:rsid w:val="00264E24"/>
    <w:rsid w:val="00271CA6"/>
    <w:rsid w:val="00291333"/>
    <w:rsid w:val="0030327C"/>
    <w:rsid w:val="00312DE8"/>
    <w:rsid w:val="00370E91"/>
    <w:rsid w:val="003A5BF3"/>
    <w:rsid w:val="003A6119"/>
    <w:rsid w:val="00413C9C"/>
    <w:rsid w:val="00432C91"/>
    <w:rsid w:val="004708DB"/>
    <w:rsid w:val="004E2226"/>
    <w:rsid w:val="004E37A2"/>
    <w:rsid w:val="004E6F9D"/>
    <w:rsid w:val="00501E27"/>
    <w:rsid w:val="00567688"/>
    <w:rsid w:val="0058428F"/>
    <w:rsid w:val="005852F5"/>
    <w:rsid w:val="00595417"/>
    <w:rsid w:val="005C422F"/>
    <w:rsid w:val="00622EE0"/>
    <w:rsid w:val="00623E37"/>
    <w:rsid w:val="006D5DF8"/>
    <w:rsid w:val="006E11E9"/>
    <w:rsid w:val="006F1A2F"/>
    <w:rsid w:val="0072291A"/>
    <w:rsid w:val="007432CF"/>
    <w:rsid w:val="007641CF"/>
    <w:rsid w:val="007769ED"/>
    <w:rsid w:val="00802998"/>
    <w:rsid w:val="008525B0"/>
    <w:rsid w:val="008B4F7B"/>
    <w:rsid w:val="008D679D"/>
    <w:rsid w:val="00931D64"/>
    <w:rsid w:val="009529EC"/>
    <w:rsid w:val="00973471"/>
    <w:rsid w:val="009855E4"/>
    <w:rsid w:val="009B6A4D"/>
    <w:rsid w:val="009C17FE"/>
    <w:rsid w:val="009E7859"/>
    <w:rsid w:val="00A51101"/>
    <w:rsid w:val="00A70F89"/>
    <w:rsid w:val="00A866D7"/>
    <w:rsid w:val="00A93D78"/>
    <w:rsid w:val="00AD1B1B"/>
    <w:rsid w:val="00AE49E2"/>
    <w:rsid w:val="00AF01D1"/>
    <w:rsid w:val="00B1526F"/>
    <w:rsid w:val="00B2763F"/>
    <w:rsid w:val="00B2795B"/>
    <w:rsid w:val="00BB1BED"/>
    <w:rsid w:val="00BC1501"/>
    <w:rsid w:val="00BF70D9"/>
    <w:rsid w:val="00C259E1"/>
    <w:rsid w:val="00C45443"/>
    <w:rsid w:val="00C708FD"/>
    <w:rsid w:val="00CC7DDE"/>
    <w:rsid w:val="00CD4A34"/>
    <w:rsid w:val="00CF5578"/>
    <w:rsid w:val="00CF7C84"/>
    <w:rsid w:val="00D43589"/>
    <w:rsid w:val="00D716B8"/>
    <w:rsid w:val="00DB194F"/>
    <w:rsid w:val="00DC2717"/>
    <w:rsid w:val="00E13575"/>
    <w:rsid w:val="00E1616A"/>
    <w:rsid w:val="00E6025C"/>
    <w:rsid w:val="00E80D60"/>
    <w:rsid w:val="00E93B7B"/>
    <w:rsid w:val="00EA2D91"/>
    <w:rsid w:val="00EB3286"/>
    <w:rsid w:val="00EC68F0"/>
    <w:rsid w:val="00ED28C6"/>
    <w:rsid w:val="00F133D1"/>
    <w:rsid w:val="00F341A9"/>
    <w:rsid w:val="00F670B9"/>
    <w:rsid w:val="00F7244C"/>
    <w:rsid w:val="00F72D6C"/>
    <w:rsid w:val="00FB2246"/>
    <w:rsid w:val="00FC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664F6"/>
  <w15:docId w15:val="{1672F570-EC95-4C15-A544-084778DC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0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7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2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E8942-B3B0-46E2-B5E1-38261DB7C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400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Resumo 2026 com campos de preenchimento</dc:title>
  <dc:subject>Modelo identificado para montagem do resumo científico</dc:subject>
  <dc:creator>RENATA</dc:creator>
  <cp:lastModifiedBy>VINICIUS</cp:lastModifiedBy>
  <cp:revision>23</cp:revision>
  <cp:lastPrinted>2021-08-29T20:44:00Z</cp:lastPrinted>
  <dcterms:created xsi:type="dcterms:W3CDTF">2022-03-18T16:02:00Z</dcterms:created>
  <dcterms:modified xsi:type="dcterms:W3CDTF">2026-10-14T23:45:00Z</dcterms:modified>
</cp:coreProperties>
</file>